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B04DE" w:rsidRDefault="00DB04DE" w:rsidP="001A5DC2">
      <w:pPr>
        <w:jc w:val="center"/>
        <w:rPr>
          <w:rFonts w:ascii="Times New Roman" w:hAnsi="Times New Roman" w:cs="Times New Roman"/>
          <w:sz w:val="24"/>
          <w:szCs w:val="24"/>
        </w:rPr>
      </w:pPr>
      <w:r>
        <w:rPr>
          <w:rFonts w:ascii="Times New Roman" w:hAnsi="Times New Roman" w:cs="Times New Roman"/>
          <w:sz w:val="24"/>
          <w:szCs w:val="24"/>
        </w:rPr>
        <w:t>HAKKIMIZDA</w:t>
      </w:r>
    </w:p>
    <w:p w:rsidR="00DB04DE" w:rsidRPr="00DB04DE" w:rsidRDefault="00DB04DE" w:rsidP="00DB04DE">
      <w:pPr>
        <w:jc w:val="both"/>
        <w:rPr>
          <w:rFonts w:ascii="Times New Roman" w:hAnsi="Times New Roman" w:cs="Times New Roman"/>
          <w:sz w:val="24"/>
          <w:szCs w:val="24"/>
        </w:rPr>
      </w:pPr>
    </w:p>
    <w:p w:rsidR="00DB04DE" w:rsidRPr="00DB04DE" w:rsidRDefault="00AB524A" w:rsidP="00DB04DE">
      <w:pPr>
        <w:jc w:val="both"/>
        <w:rPr>
          <w:rFonts w:ascii="Times New Roman" w:hAnsi="Times New Roman" w:cs="Times New Roman"/>
          <w:sz w:val="24"/>
          <w:szCs w:val="24"/>
        </w:rPr>
      </w:pPr>
      <w:r>
        <w:rPr>
          <w:rFonts w:ascii="Times New Roman" w:hAnsi="Times New Roman" w:cs="Times New Roman"/>
          <w:sz w:val="24"/>
          <w:szCs w:val="24"/>
        </w:rPr>
        <w:t>Ban Bilim Kültür ve Sanat Vakf</w:t>
      </w:r>
      <w:ins w:id="0" w:author="Ferda Onen" w:date="2024-07-29T20:05:00Z" w16du:dateUtc="2024-07-29T18:05:00Z">
        <w:r w:rsidR="006A7BF2">
          <w:rPr>
            <w:rFonts w:ascii="Times New Roman" w:hAnsi="Times New Roman" w:cs="Times New Roman"/>
            <w:sz w:val="24"/>
            <w:szCs w:val="24"/>
          </w:rPr>
          <w:t>ı,</w:t>
        </w:r>
      </w:ins>
      <w:del w:id="1" w:author="Ferda Onen" w:date="2024-07-29T20:05:00Z" w16du:dateUtc="2024-07-29T18:05:00Z">
        <w:r w:rsidDel="006A7BF2">
          <w:rPr>
            <w:rFonts w:ascii="Times New Roman" w:hAnsi="Times New Roman" w:cs="Times New Roman"/>
            <w:sz w:val="24"/>
            <w:szCs w:val="24"/>
          </w:rPr>
          <w:delText>i</w:delText>
        </w:r>
      </w:del>
      <w:r>
        <w:rPr>
          <w:rFonts w:ascii="Times New Roman" w:hAnsi="Times New Roman" w:cs="Times New Roman"/>
          <w:sz w:val="24"/>
          <w:szCs w:val="24"/>
        </w:rPr>
        <w:t xml:space="preserve"> 20 kişiden ul</w:t>
      </w:r>
      <w:r w:rsidR="00A91279">
        <w:rPr>
          <w:rFonts w:ascii="Times New Roman" w:hAnsi="Times New Roman" w:cs="Times New Roman"/>
          <w:sz w:val="24"/>
          <w:szCs w:val="24"/>
        </w:rPr>
        <w:t>a</w:t>
      </w:r>
      <w:r>
        <w:rPr>
          <w:rFonts w:ascii="Times New Roman" w:hAnsi="Times New Roman" w:cs="Times New Roman"/>
          <w:sz w:val="24"/>
          <w:szCs w:val="24"/>
        </w:rPr>
        <w:t>şan kurucuların bir</w:t>
      </w:r>
      <w:r w:rsidR="00A91279">
        <w:rPr>
          <w:rFonts w:ascii="Times New Roman" w:hAnsi="Times New Roman" w:cs="Times New Roman"/>
          <w:sz w:val="24"/>
          <w:szCs w:val="24"/>
        </w:rPr>
        <w:t xml:space="preserve"> </w:t>
      </w:r>
      <w:r>
        <w:rPr>
          <w:rFonts w:ascii="Times New Roman" w:hAnsi="Times New Roman" w:cs="Times New Roman"/>
          <w:sz w:val="24"/>
          <w:szCs w:val="24"/>
        </w:rPr>
        <w:t xml:space="preserve">araya gelmesiyle 31.12.2022 tarihinde İstanbul’da kuruldu.  </w:t>
      </w:r>
      <w:r w:rsidR="00DB04DE" w:rsidRPr="00DB04DE">
        <w:rPr>
          <w:rFonts w:ascii="Times New Roman" w:hAnsi="Times New Roman" w:cs="Times New Roman"/>
          <w:sz w:val="24"/>
          <w:szCs w:val="24"/>
        </w:rPr>
        <w:t xml:space="preserve">Sivil toplum alanında yaşanan sorunlar ve çözümleri konusunda benzer düşünen kurucular, </w:t>
      </w:r>
      <w:r>
        <w:rPr>
          <w:rFonts w:ascii="Times New Roman" w:hAnsi="Times New Roman" w:cs="Times New Roman"/>
          <w:sz w:val="24"/>
          <w:szCs w:val="24"/>
        </w:rPr>
        <w:t>kendi alanlarında sivil toplumun gelişmesine katkı sunacak, bilgi biri</w:t>
      </w:r>
      <w:r w:rsidR="00A91279">
        <w:rPr>
          <w:rFonts w:ascii="Times New Roman" w:hAnsi="Times New Roman" w:cs="Times New Roman"/>
          <w:sz w:val="24"/>
          <w:szCs w:val="24"/>
        </w:rPr>
        <w:t>k</w:t>
      </w:r>
      <w:r>
        <w:rPr>
          <w:rFonts w:ascii="Times New Roman" w:hAnsi="Times New Roman" w:cs="Times New Roman"/>
          <w:sz w:val="24"/>
          <w:szCs w:val="24"/>
        </w:rPr>
        <w:t>im ve donan</w:t>
      </w:r>
      <w:r w:rsidR="00A91279">
        <w:rPr>
          <w:rFonts w:ascii="Times New Roman" w:hAnsi="Times New Roman" w:cs="Times New Roman"/>
          <w:sz w:val="24"/>
          <w:szCs w:val="24"/>
        </w:rPr>
        <w:t>ımları</w:t>
      </w:r>
      <w:ins w:id="2" w:author="Ferda Onen" w:date="2024-07-29T20:06:00Z" w16du:dateUtc="2024-07-29T18:06:00Z">
        <w:r w:rsidR="006A7BF2">
          <w:rPr>
            <w:rFonts w:ascii="Times New Roman" w:hAnsi="Times New Roman" w:cs="Times New Roman"/>
            <w:sz w:val="24"/>
            <w:szCs w:val="24"/>
          </w:rPr>
          <w:t>nı ortaya koyarak</w:t>
        </w:r>
      </w:ins>
      <w:del w:id="3" w:author="Ferda Onen" w:date="2024-07-29T20:06:00Z" w16du:dateUtc="2024-07-29T18:06:00Z">
        <w:r w:rsidR="00A91279" w:rsidDel="006A7BF2">
          <w:rPr>
            <w:rFonts w:ascii="Times New Roman" w:hAnsi="Times New Roman" w:cs="Times New Roman"/>
            <w:sz w:val="24"/>
            <w:szCs w:val="24"/>
          </w:rPr>
          <w:delText>yla</w:delText>
        </w:r>
      </w:del>
      <w:r w:rsidR="00A91279">
        <w:rPr>
          <w:rFonts w:ascii="Times New Roman" w:hAnsi="Times New Roman" w:cs="Times New Roman"/>
          <w:sz w:val="24"/>
          <w:szCs w:val="24"/>
        </w:rPr>
        <w:t xml:space="preserve"> </w:t>
      </w:r>
      <w:del w:id="4" w:author="Ferda Onen" w:date="2024-07-29T20:05:00Z" w16du:dateUtc="2024-07-29T18:05:00Z">
        <w:r w:rsidR="00DB04DE" w:rsidRPr="00DB04DE" w:rsidDel="006A7BF2">
          <w:rPr>
            <w:rFonts w:ascii="Times New Roman" w:hAnsi="Times New Roman" w:cs="Times New Roman"/>
            <w:sz w:val="24"/>
            <w:szCs w:val="24"/>
          </w:rPr>
          <w:delText xml:space="preserve">mevcut kurumların sahip oldukları anlayışların kendilerini temsil etmekten uzak olması sebebi ile </w:delText>
        </w:r>
      </w:del>
      <w:r w:rsidR="00DB04DE" w:rsidRPr="00DB04DE">
        <w:rPr>
          <w:rFonts w:ascii="Times New Roman" w:hAnsi="Times New Roman" w:cs="Times New Roman"/>
          <w:sz w:val="24"/>
          <w:szCs w:val="24"/>
        </w:rPr>
        <w:t xml:space="preserve">yeni bir vizyon ile yola çıkıp </w:t>
      </w:r>
      <w:del w:id="5" w:author="Ferda Onen" w:date="2024-07-29T20:06:00Z" w16du:dateUtc="2024-07-29T18:06:00Z">
        <w:r w:rsidR="00DB04DE" w:rsidRPr="00DB04DE" w:rsidDel="006A7BF2">
          <w:rPr>
            <w:rFonts w:ascii="Times New Roman" w:hAnsi="Times New Roman" w:cs="Times New Roman"/>
            <w:sz w:val="24"/>
            <w:szCs w:val="24"/>
          </w:rPr>
          <w:delText xml:space="preserve">yeni </w:delText>
        </w:r>
      </w:del>
      <w:r w:rsidR="00DB04DE" w:rsidRPr="00DB04DE">
        <w:rPr>
          <w:rFonts w:ascii="Times New Roman" w:hAnsi="Times New Roman" w:cs="Times New Roman"/>
          <w:sz w:val="24"/>
          <w:szCs w:val="24"/>
        </w:rPr>
        <w:t>bir vakıf kurma konusunda mu</w:t>
      </w:r>
      <w:r w:rsidR="00A91279">
        <w:rPr>
          <w:rFonts w:ascii="Times New Roman" w:hAnsi="Times New Roman" w:cs="Times New Roman"/>
          <w:sz w:val="24"/>
          <w:szCs w:val="24"/>
        </w:rPr>
        <w:t>tab</w:t>
      </w:r>
      <w:r w:rsidR="00DB04DE" w:rsidRPr="00DB04DE">
        <w:rPr>
          <w:rFonts w:ascii="Times New Roman" w:hAnsi="Times New Roman" w:cs="Times New Roman"/>
          <w:sz w:val="24"/>
          <w:szCs w:val="24"/>
        </w:rPr>
        <w:t>akata var</w:t>
      </w:r>
      <w:r>
        <w:rPr>
          <w:rFonts w:ascii="Times New Roman" w:hAnsi="Times New Roman" w:cs="Times New Roman"/>
          <w:sz w:val="24"/>
          <w:szCs w:val="24"/>
        </w:rPr>
        <w:t>dılar.</w:t>
      </w:r>
    </w:p>
    <w:p w:rsidR="00DB04DE" w:rsidRPr="00DB04DE" w:rsidRDefault="00DB04DE" w:rsidP="00DB04DE">
      <w:pPr>
        <w:jc w:val="both"/>
        <w:rPr>
          <w:rFonts w:ascii="Times New Roman" w:hAnsi="Times New Roman" w:cs="Times New Roman"/>
          <w:sz w:val="24"/>
          <w:szCs w:val="24"/>
        </w:rPr>
      </w:pPr>
      <w:del w:id="6" w:author="Ferda Onen" w:date="2024-07-29T20:07:00Z" w16du:dateUtc="2024-07-29T18:07:00Z">
        <w:r w:rsidRPr="00DB04DE" w:rsidDel="006A7BF2">
          <w:rPr>
            <w:rFonts w:ascii="Times New Roman" w:hAnsi="Times New Roman" w:cs="Times New Roman"/>
            <w:sz w:val="24"/>
            <w:szCs w:val="24"/>
          </w:rPr>
          <w:delText xml:space="preserve">Ocak </w:delText>
        </w:r>
      </w:del>
      <w:r w:rsidRPr="00DB04DE">
        <w:rPr>
          <w:rFonts w:ascii="Times New Roman" w:hAnsi="Times New Roman" w:cs="Times New Roman"/>
          <w:sz w:val="24"/>
          <w:szCs w:val="24"/>
        </w:rPr>
        <w:t xml:space="preserve">2022 </w:t>
      </w:r>
      <w:del w:id="7" w:author="Ferda Onen" w:date="2024-07-29T20:07:00Z" w16du:dateUtc="2024-07-29T18:07:00Z">
        <w:r w:rsidRPr="00DB04DE" w:rsidDel="006A7BF2">
          <w:rPr>
            <w:rFonts w:ascii="Times New Roman" w:hAnsi="Times New Roman" w:cs="Times New Roman"/>
            <w:sz w:val="24"/>
            <w:szCs w:val="24"/>
          </w:rPr>
          <w:delText xml:space="preserve">yılında </w:delText>
        </w:r>
      </w:del>
      <w:proofErr w:type="gramStart"/>
      <w:ins w:id="8" w:author="Ferda Onen" w:date="2024-07-29T20:07:00Z" w16du:dateUtc="2024-07-29T18:07:00Z">
        <w:r w:rsidR="006A7BF2">
          <w:rPr>
            <w:rFonts w:ascii="Times New Roman" w:hAnsi="Times New Roman" w:cs="Times New Roman"/>
            <w:sz w:val="24"/>
            <w:szCs w:val="24"/>
          </w:rPr>
          <w:t>Ocak</w:t>
        </w:r>
        <w:proofErr w:type="gramEnd"/>
        <w:r w:rsidR="006A7BF2">
          <w:rPr>
            <w:rFonts w:ascii="Times New Roman" w:hAnsi="Times New Roman" w:cs="Times New Roman"/>
            <w:sz w:val="24"/>
            <w:szCs w:val="24"/>
          </w:rPr>
          <w:t xml:space="preserve"> ayında</w:t>
        </w:r>
        <w:r w:rsidR="006A7BF2" w:rsidRPr="00DB04DE">
          <w:rPr>
            <w:rFonts w:ascii="Times New Roman" w:hAnsi="Times New Roman" w:cs="Times New Roman"/>
            <w:sz w:val="24"/>
            <w:szCs w:val="24"/>
          </w:rPr>
          <w:t xml:space="preserve"> </w:t>
        </w:r>
      </w:ins>
      <w:r w:rsidRPr="00DB04DE">
        <w:rPr>
          <w:rFonts w:ascii="Times New Roman" w:hAnsi="Times New Roman" w:cs="Times New Roman"/>
          <w:sz w:val="24"/>
          <w:szCs w:val="24"/>
        </w:rPr>
        <w:t>kendi aramızda kurulacak vakfın amaç ve misyonunu, faaliyet alanlarını tartıştı</w:t>
      </w:r>
      <w:ins w:id="9" w:author="Ferda Onen" w:date="2024-07-29T20:06:00Z" w16du:dateUtc="2024-07-29T18:06:00Z">
        <w:r w:rsidR="006A7BF2">
          <w:rPr>
            <w:rFonts w:ascii="Times New Roman" w:hAnsi="Times New Roman" w:cs="Times New Roman"/>
            <w:sz w:val="24"/>
            <w:szCs w:val="24"/>
          </w:rPr>
          <w:t>ğımız</w:t>
        </w:r>
      </w:ins>
      <w:del w:id="10" w:author="Ferda Onen" w:date="2024-07-29T20:06:00Z" w16du:dateUtc="2024-07-29T18:06:00Z">
        <w:r w:rsidRPr="00DB04DE" w:rsidDel="006A7BF2">
          <w:rPr>
            <w:rFonts w:ascii="Times New Roman" w:hAnsi="Times New Roman" w:cs="Times New Roman"/>
            <w:sz w:val="24"/>
            <w:szCs w:val="24"/>
          </w:rPr>
          <w:delText>kları</w:delText>
        </w:r>
      </w:del>
      <w:r w:rsidRPr="00DB04DE">
        <w:rPr>
          <w:rFonts w:ascii="Times New Roman" w:hAnsi="Times New Roman" w:cs="Times New Roman"/>
          <w:sz w:val="24"/>
          <w:szCs w:val="24"/>
        </w:rPr>
        <w:t xml:space="preserve"> bir düzine toplantı gerçekleştirdik. Kurucuların ortak bir dile sahip olmaları ve ortak yaklaşım taşımaları önemliydi. Bu toplantılarda netleşme sağlandıktan sonra Aralık 2022</w:t>
      </w:r>
      <w:ins w:id="11" w:author="Ferda Onen" w:date="2024-07-29T20:07:00Z" w16du:dateUtc="2024-07-29T18:07:00Z">
        <w:r w:rsidR="006A7BF2">
          <w:rPr>
            <w:rFonts w:ascii="Times New Roman" w:hAnsi="Times New Roman" w:cs="Times New Roman"/>
            <w:sz w:val="24"/>
            <w:szCs w:val="24"/>
          </w:rPr>
          <w:t>’de</w:t>
        </w:r>
      </w:ins>
      <w:r w:rsidRPr="00DB04DE">
        <w:rPr>
          <w:rFonts w:ascii="Times New Roman" w:hAnsi="Times New Roman" w:cs="Times New Roman"/>
          <w:sz w:val="24"/>
          <w:szCs w:val="24"/>
        </w:rPr>
        <w:t xml:space="preserve"> </w:t>
      </w:r>
      <w:del w:id="12" w:author="Ferda Onen" w:date="2024-07-29T20:07:00Z" w16du:dateUtc="2024-07-29T18:07:00Z">
        <w:r w:rsidRPr="00DB04DE" w:rsidDel="006A7BF2">
          <w:rPr>
            <w:rFonts w:ascii="Times New Roman" w:hAnsi="Times New Roman" w:cs="Times New Roman"/>
            <w:sz w:val="24"/>
            <w:szCs w:val="24"/>
          </w:rPr>
          <w:delText xml:space="preserve">yılında </w:delText>
        </w:r>
      </w:del>
      <w:r w:rsidRPr="00DB04DE">
        <w:rPr>
          <w:rFonts w:ascii="Times New Roman" w:hAnsi="Times New Roman" w:cs="Times New Roman"/>
          <w:sz w:val="24"/>
          <w:szCs w:val="24"/>
        </w:rPr>
        <w:t xml:space="preserve">resmen başvuruda bulunduk </w:t>
      </w:r>
      <w:proofErr w:type="gramStart"/>
      <w:r w:rsidRPr="00DB04DE">
        <w:rPr>
          <w:rFonts w:ascii="Times New Roman" w:hAnsi="Times New Roman" w:cs="Times New Roman"/>
          <w:sz w:val="24"/>
          <w:szCs w:val="24"/>
        </w:rPr>
        <w:t>ve</w:t>
      </w:r>
      <w:r w:rsidR="001A5DC2">
        <w:rPr>
          <w:rFonts w:ascii="Times New Roman" w:hAnsi="Times New Roman" w:cs="Times New Roman"/>
          <w:sz w:val="24"/>
          <w:szCs w:val="24"/>
        </w:rPr>
        <w:t xml:space="preserve"> </w:t>
      </w:r>
      <w:r w:rsidRPr="00DB04DE">
        <w:rPr>
          <w:rFonts w:ascii="Times New Roman" w:hAnsi="Times New Roman" w:cs="Times New Roman"/>
          <w:sz w:val="24"/>
          <w:szCs w:val="24"/>
        </w:rPr>
        <w:t xml:space="preserve"> </w:t>
      </w:r>
      <w:ins w:id="13" w:author="Ferda Onen" w:date="2024-07-29T20:07:00Z" w16du:dateUtc="2024-07-29T18:07:00Z">
        <w:r w:rsidR="006A7BF2">
          <w:rPr>
            <w:rFonts w:ascii="Times New Roman" w:hAnsi="Times New Roman" w:cs="Times New Roman"/>
            <w:sz w:val="24"/>
            <w:szCs w:val="24"/>
          </w:rPr>
          <w:t>…</w:t>
        </w:r>
        <w:proofErr w:type="gramEnd"/>
        <w:r w:rsidR="006A7BF2">
          <w:rPr>
            <w:rFonts w:ascii="Times New Roman" w:hAnsi="Times New Roman" w:cs="Times New Roman"/>
            <w:sz w:val="24"/>
            <w:szCs w:val="24"/>
          </w:rPr>
          <w:t xml:space="preserve">…….. </w:t>
        </w:r>
      </w:ins>
      <w:proofErr w:type="gramStart"/>
      <w:r w:rsidRPr="00DB04DE">
        <w:rPr>
          <w:rFonts w:ascii="Times New Roman" w:hAnsi="Times New Roman" w:cs="Times New Roman"/>
          <w:sz w:val="24"/>
          <w:szCs w:val="24"/>
        </w:rPr>
        <w:t>tarihinde</w:t>
      </w:r>
      <w:proofErr w:type="gramEnd"/>
      <w:r w:rsidRPr="00DB04DE">
        <w:rPr>
          <w:rFonts w:ascii="Times New Roman" w:hAnsi="Times New Roman" w:cs="Times New Roman"/>
          <w:sz w:val="24"/>
          <w:szCs w:val="24"/>
        </w:rPr>
        <w:t xml:space="preserve"> yasal olarak kuruluşumuzu tamamladık. </w:t>
      </w:r>
    </w:p>
    <w:p w:rsidR="00DB04DE" w:rsidRPr="00DB04DE" w:rsidRDefault="00DB04DE" w:rsidP="00DB04DE">
      <w:pPr>
        <w:jc w:val="both"/>
        <w:rPr>
          <w:rFonts w:ascii="Times New Roman" w:hAnsi="Times New Roman" w:cs="Times New Roman"/>
          <w:sz w:val="24"/>
          <w:szCs w:val="24"/>
        </w:rPr>
      </w:pPr>
      <w:r w:rsidRPr="00DB04DE">
        <w:rPr>
          <w:rFonts w:ascii="Times New Roman" w:hAnsi="Times New Roman" w:cs="Times New Roman"/>
          <w:sz w:val="24"/>
          <w:szCs w:val="24"/>
        </w:rPr>
        <w:t xml:space="preserve">Kuruluş nedenimizi kısaca özetlersek; </w:t>
      </w:r>
    </w:p>
    <w:p w:rsidR="00DB04DE" w:rsidRPr="00DB04DE" w:rsidRDefault="00DB04DE" w:rsidP="00DB04DE">
      <w:pPr>
        <w:jc w:val="both"/>
        <w:rPr>
          <w:rFonts w:ascii="Times New Roman" w:hAnsi="Times New Roman" w:cs="Times New Roman"/>
          <w:sz w:val="24"/>
          <w:szCs w:val="24"/>
        </w:rPr>
      </w:pPr>
      <w:r w:rsidRPr="00DB04DE">
        <w:rPr>
          <w:rFonts w:ascii="Times New Roman" w:hAnsi="Times New Roman" w:cs="Times New Roman"/>
          <w:sz w:val="24"/>
          <w:szCs w:val="24"/>
        </w:rPr>
        <w:t>Türkiye’de özellikle son on yılda sivil toplum alanı gittikçe daralm</w:t>
      </w:r>
      <w:ins w:id="14" w:author="Ferda Onen" w:date="2024-07-29T20:14:00Z" w16du:dateUtc="2024-07-29T18:14:00Z">
        <w:r w:rsidR="006A7BF2">
          <w:rPr>
            <w:rFonts w:ascii="Times New Roman" w:hAnsi="Times New Roman" w:cs="Times New Roman"/>
            <w:sz w:val="24"/>
            <w:szCs w:val="24"/>
          </w:rPr>
          <w:t>ıştı</w:t>
        </w:r>
      </w:ins>
      <w:del w:id="15" w:author="Ferda Onen" w:date="2024-07-29T20:14:00Z" w16du:dateUtc="2024-07-29T18:14:00Z">
        <w:r w:rsidRPr="00DB04DE" w:rsidDel="006A7BF2">
          <w:rPr>
            <w:rFonts w:ascii="Times New Roman" w:hAnsi="Times New Roman" w:cs="Times New Roman"/>
            <w:sz w:val="24"/>
            <w:szCs w:val="24"/>
          </w:rPr>
          <w:delText>aktadı</w:delText>
        </w:r>
      </w:del>
      <w:r w:rsidRPr="00DB04DE">
        <w:rPr>
          <w:rFonts w:ascii="Times New Roman" w:hAnsi="Times New Roman" w:cs="Times New Roman"/>
          <w:sz w:val="24"/>
          <w:szCs w:val="24"/>
        </w:rPr>
        <w:t xml:space="preserve">r.  Demokrasi ve insan hakları alanında çalışma yürütenlerin işini zorlaştıran, gücünü azaltan dışsal ve içsel pek çok neden bulunmaktadır. Sivil toplum kuruluşları, çalışmalarını topluma ulaştırmada çeşitli zorluklar yaşamaktadır. Bu zorluklar bazen Türkiye’deki devlet aygıtlarının açık ve gizli baskısından kaynaklı olmakta bazen de bizzat sivil toplum örgütlerinin aşamadığı kendi örgütsel yapılarındaki problemlerden kaynaklanmaktadır. </w:t>
      </w:r>
    </w:p>
    <w:p w:rsidR="00DB04DE" w:rsidRPr="00DB04DE" w:rsidRDefault="00DB04DE" w:rsidP="00DB04DE">
      <w:pPr>
        <w:jc w:val="both"/>
        <w:rPr>
          <w:rFonts w:ascii="Times New Roman" w:hAnsi="Times New Roman" w:cs="Times New Roman"/>
          <w:sz w:val="24"/>
          <w:szCs w:val="24"/>
        </w:rPr>
      </w:pPr>
      <w:r w:rsidRPr="00DB04DE">
        <w:rPr>
          <w:rFonts w:ascii="Times New Roman" w:hAnsi="Times New Roman" w:cs="Times New Roman"/>
          <w:sz w:val="24"/>
          <w:szCs w:val="24"/>
        </w:rPr>
        <w:t xml:space="preserve">Türkiye’de sivil toplum örgütlerinin tarihçesi çok eskiye dayanmamaktadır. Vakfımızın çalışmalarına esas aldığı Kürt sivil alanındaki organizasyonların tarihi ise çok daha yenidir. </w:t>
      </w:r>
    </w:p>
    <w:p w:rsidR="00DB04DE" w:rsidRPr="00DB04DE" w:rsidRDefault="00DB04DE" w:rsidP="00DB04DE">
      <w:pPr>
        <w:jc w:val="both"/>
        <w:rPr>
          <w:rFonts w:ascii="Times New Roman" w:hAnsi="Times New Roman" w:cs="Times New Roman"/>
          <w:sz w:val="24"/>
          <w:szCs w:val="24"/>
        </w:rPr>
      </w:pPr>
      <w:r w:rsidRPr="00DB04DE">
        <w:rPr>
          <w:rFonts w:ascii="Times New Roman" w:hAnsi="Times New Roman" w:cs="Times New Roman"/>
          <w:sz w:val="24"/>
          <w:szCs w:val="24"/>
        </w:rPr>
        <w:t xml:space="preserve">Kürtlerin içinde bulunduğu kamusal alan çok dağınık ve pek çok yapısal sorunları barındırmaktadır. Kürt çalışmalarını ele alan sivil toplum örgütleri var olma ve yok olma arasında ince bir çizgide duruyorlar.  Devletin otoriter yapısı ve Kürtlerin hala ulus, halk, azınlık vb. hiçbir hak kategorisinden yararlanmamasının sonucu olarak Kürtlerin kurduğu sivil toplum örgütleri </w:t>
      </w:r>
      <w:del w:id="16" w:author="Ferda Onen" w:date="2024-07-29T20:15:00Z" w16du:dateUtc="2024-07-29T18:15:00Z">
        <w:r w:rsidRPr="00DB04DE" w:rsidDel="002301DE">
          <w:rPr>
            <w:rFonts w:ascii="Times New Roman" w:hAnsi="Times New Roman" w:cs="Times New Roman"/>
            <w:sz w:val="24"/>
            <w:szCs w:val="24"/>
          </w:rPr>
          <w:delText xml:space="preserve">hükümetin </w:delText>
        </w:r>
      </w:del>
      <w:r w:rsidRPr="00DB04DE">
        <w:rPr>
          <w:rFonts w:ascii="Times New Roman" w:hAnsi="Times New Roman" w:cs="Times New Roman"/>
          <w:sz w:val="24"/>
          <w:szCs w:val="24"/>
        </w:rPr>
        <w:t xml:space="preserve">hiçbir </w:t>
      </w:r>
      <w:ins w:id="17" w:author="Ferda Onen" w:date="2024-07-29T20:15:00Z" w16du:dateUtc="2024-07-29T18:15:00Z">
        <w:r w:rsidR="002301DE">
          <w:rPr>
            <w:rFonts w:ascii="Times New Roman" w:hAnsi="Times New Roman" w:cs="Times New Roman"/>
            <w:sz w:val="24"/>
            <w:szCs w:val="24"/>
          </w:rPr>
          <w:t xml:space="preserve">devlet </w:t>
        </w:r>
      </w:ins>
      <w:r w:rsidRPr="00DB04DE">
        <w:rPr>
          <w:rFonts w:ascii="Times New Roman" w:hAnsi="Times New Roman" w:cs="Times New Roman"/>
          <w:sz w:val="24"/>
          <w:szCs w:val="24"/>
        </w:rPr>
        <w:t>desteğ</w:t>
      </w:r>
      <w:del w:id="18" w:author="Ferda Onen" w:date="2024-07-29T20:15:00Z" w16du:dateUtc="2024-07-29T18:15:00Z">
        <w:r w:rsidRPr="00DB04DE" w:rsidDel="002301DE">
          <w:rPr>
            <w:rFonts w:ascii="Times New Roman" w:hAnsi="Times New Roman" w:cs="Times New Roman"/>
            <w:sz w:val="24"/>
            <w:szCs w:val="24"/>
          </w:rPr>
          <w:delText>in</w:delText>
        </w:r>
      </w:del>
      <w:r w:rsidRPr="00DB04DE">
        <w:rPr>
          <w:rFonts w:ascii="Times New Roman" w:hAnsi="Times New Roman" w:cs="Times New Roman"/>
          <w:sz w:val="24"/>
          <w:szCs w:val="24"/>
        </w:rPr>
        <w:t xml:space="preserve">i alamamaktadır.  </w:t>
      </w:r>
      <w:del w:id="19" w:author="Ferda Onen" w:date="2024-07-29T20:16:00Z" w16du:dateUtc="2024-07-29T18:16:00Z">
        <w:r w:rsidRPr="00DB04DE" w:rsidDel="002301DE">
          <w:rPr>
            <w:rFonts w:ascii="Times New Roman" w:hAnsi="Times New Roman" w:cs="Times New Roman"/>
            <w:sz w:val="24"/>
            <w:szCs w:val="24"/>
          </w:rPr>
          <w:delText>Kürt siyasetinde başat olan siyasi organizasyonların da sivil toplum üzerindeki he</w:delText>
        </w:r>
        <w:r w:rsidR="00A91279" w:rsidDel="002301DE">
          <w:rPr>
            <w:rFonts w:ascii="Times New Roman" w:hAnsi="Times New Roman" w:cs="Times New Roman"/>
            <w:sz w:val="24"/>
            <w:szCs w:val="24"/>
          </w:rPr>
          <w:delText>ge</w:delText>
        </w:r>
        <w:r w:rsidRPr="00DB04DE" w:rsidDel="002301DE">
          <w:rPr>
            <w:rFonts w:ascii="Times New Roman" w:hAnsi="Times New Roman" w:cs="Times New Roman"/>
            <w:sz w:val="24"/>
            <w:szCs w:val="24"/>
          </w:rPr>
          <w:delText xml:space="preserve">monya kurma isteği, kendi denetimine tabii kılma gayreti de Kürt sivil toplum örgütlerinin asıl işlevlerini yerine getirmesi önündeki engellerden bir diğeridir. </w:delText>
        </w:r>
      </w:del>
      <w:r w:rsidRPr="00DB04DE">
        <w:rPr>
          <w:rFonts w:ascii="Times New Roman" w:hAnsi="Times New Roman" w:cs="Times New Roman"/>
          <w:sz w:val="24"/>
          <w:szCs w:val="24"/>
        </w:rPr>
        <w:t xml:space="preserve">Buna bir de bizzat sivil toplum örgütlerinin kendi içinde taşıdığı </w:t>
      </w:r>
      <w:del w:id="20" w:author="Ferda Onen" w:date="2024-07-29T20:16:00Z" w16du:dateUtc="2024-07-29T18:16:00Z">
        <w:r w:rsidRPr="00DB04DE" w:rsidDel="002301DE">
          <w:rPr>
            <w:rFonts w:ascii="Times New Roman" w:hAnsi="Times New Roman" w:cs="Times New Roman"/>
            <w:sz w:val="24"/>
            <w:szCs w:val="24"/>
          </w:rPr>
          <w:delText>anti demokratik</w:delText>
        </w:r>
      </w:del>
      <w:ins w:id="21" w:author="Ferda Onen" w:date="2024-07-29T20:16:00Z" w16du:dateUtc="2024-07-29T18:16:00Z">
        <w:r w:rsidR="002301DE">
          <w:rPr>
            <w:rFonts w:ascii="Times New Roman" w:hAnsi="Times New Roman" w:cs="Times New Roman"/>
            <w:sz w:val="24"/>
            <w:szCs w:val="24"/>
          </w:rPr>
          <w:t>kurumsallaşma ve</w:t>
        </w:r>
      </w:ins>
      <w:del w:id="22" w:author="Ferda Onen" w:date="2024-07-29T20:16:00Z" w16du:dateUtc="2024-07-29T18:16:00Z">
        <w:r w:rsidRPr="00DB04DE" w:rsidDel="002301DE">
          <w:rPr>
            <w:rFonts w:ascii="Times New Roman" w:hAnsi="Times New Roman" w:cs="Times New Roman"/>
            <w:sz w:val="24"/>
            <w:szCs w:val="24"/>
          </w:rPr>
          <w:delText>,</w:delText>
        </w:r>
      </w:del>
      <w:r w:rsidRPr="00DB04DE">
        <w:rPr>
          <w:rFonts w:ascii="Times New Roman" w:hAnsi="Times New Roman" w:cs="Times New Roman"/>
          <w:sz w:val="24"/>
          <w:szCs w:val="24"/>
        </w:rPr>
        <w:t xml:space="preserve"> kolektivizmden uzak </w:t>
      </w:r>
      <w:ins w:id="23" w:author="Ferda Onen" w:date="2024-07-29T20:17:00Z" w16du:dateUtc="2024-07-29T18:17:00Z">
        <w:r w:rsidR="002301DE">
          <w:rPr>
            <w:rFonts w:ascii="Times New Roman" w:hAnsi="Times New Roman" w:cs="Times New Roman"/>
            <w:sz w:val="24"/>
            <w:szCs w:val="24"/>
          </w:rPr>
          <w:t xml:space="preserve">olma, </w:t>
        </w:r>
      </w:ins>
      <w:del w:id="24" w:author="Ferda Onen" w:date="2024-07-29T20:16:00Z" w16du:dateUtc="2024-07-29T18:16:00Z">
        <w:r w:rsidRPr="00DB04DE" w:rsidDel="002301DE">
          <w:rPr>
            <w:rFonts w:ascii="Times New Roman" w:hAnsi="Times New Roman" w:cs="Times New Roman"/>
            <w:sz w:val="24"/>
            <w:szCs w:val="24"/>
          </w:rPr>
          <w:delText>yönetim biçimi,</w:delText>
        </w:r>
      </w:del>
      <w:ins w:id="25" w:author="Ferda Onen" w:date="2024-07-29T20:18:00Z" w16du:dateUtc="2024-07-29T18:18:00Z">
        <w:r w:rsidR="002301DE">
          <w:rPr>
            <w:rFonts w:ascii="Times New Roman" w:hAnsi="Times New Roman" w:cs="Times New Roman"/>
            <w:sz w:val="24"/>
            <w:szCs w:val="24"/>
          </w:rPr>
          <w:t>kimi zaman</w:t>
        </w:r>
      </w:ins>
      <w:r w:rsidRPr="00DB04DE">
        <w:rPr>
          <w:rFonts w:ascii="Times New Roman" w:hAnsi="Times New Roman" w:cs="Times New Roman"/>
          <w:sz w:val="24"/>
          <w:szCs w:val="24"/>
        </w:rPr>
        <w:t xml:space="preserve"> erkek egemen yönetim biçiminin baskın gelmesi gibi unsurlar eklenebilir. Pek çok sivil toplum örgütünün bizzat kendisi çalışanlara, kadınlara ve LGBT+ bireylere haksızlık ve ayrımcılık içeren davranışlardan arınmış değildir. </w:t>
      </w:r>
    </w:p>
    <w:p w:rsidR="00DB04DE" w:rsidRPr="00DB04DE" w:rsidRDefault="00DB04DE" w:rsidP="00DB04DE">
      <w:pPr>
        <w:jc w:val="both"/>
        <w:rPr>
          <w:rFonts w:ascii="Times New Roman" w:hAnsi="Times New Roman" w:cs="Times New Roman"/>
          <w:sz w:val="24"/>
          <w:szCs w:val="24"/>
        </w:rPr>
      </w:pPr>
      <w:r w:rsidRPr="00DB04DE">
        <w:rPr>
          <w:rFonts w:ascii="Times New Roman" w:hAnsi="Times New Roman" w:cs="Times New Roman"/>
          <w:sz w:val="24"/>
          <w:szCs w:val="24"/>
        </w:rPr>
        <w:t xml:space="preserve">Tüm bunlara rağmen özellikle </w:t>
      </w:r>
      <w:ins w:id="26" w:author="Ferda Onen" w:date="2024-07-29T20:18:00Z" w16du:dateUtc="2024-07-29T18:18:00Z">
        <w:r w:rsidR="002301DE">
          <w:rPr>
            <w:rFonts w:ascii="Times New Roman" w:hAnsi="Times New Roman" w:cs="Times New Roman"/>
            <w:sz w:val="24"/>
            <w:szCs w:val="24"/>
          </w:rPr>
          <w:t xml:space="preserve">etkisi sınırlı olmakla beraber, </w:t>
        </w:r>
      </w:ins>
      <w:r w:rsidRPr="00DB04DE">
        <w:rPr>
          <w:rFonts w:ascii="Times New Roman" w:hAnsi="Times New Roman" w:cs="Times New Roman"/>
          <w:sz w:val="24"/>
          <w:szCs w:val="24"/>
        </w:rPr>
        <w:t xml:space="preserve">son yirmi yılda başarılı sivil toplum çalışmaları örnekleri de </w:t>
      </w:r>
      <w:del w:id="27" w:author="Ferda Onen" w:date="2024-07-29T20:19:00Z" w16du:dateUtc="2024-07-29T18:19:00Z">
        <w:r w:rsidRPr="00DB04DE" w:rsidDel="002301DE">
          <w:rPr>
            <w:rFonts w:ascii="Times New Roman" w:hAnsi="Times New Roman" w:cs="Times New Roman"/>
            <w:sz w:val="24"/>
            <w:szCs w:val="24"/>
          </w:rPr>
          <w:delText xml:space="preserve">mevcut olup, </w:delText>
        </w:r>
      </w:del>
      <w:r w:rsidRPr="00DB04DE">
        <w:rPr>
          <w:rFonts w:ascii="Times New Roman" w:hAnsi="Times New Roman" w:cs="Times New Roman"/>
          <w:sz w:val="24"/>
          <w:szCs w:val="24"/>
        </w:rPr>
        <w:t xml:space="preserve">umut vericidir. </w:t>
      </w:r>
      <w:del w:id="28" w:author="Ferda Onen" w:date="2024-07-29T20:18:00Z" w16du:dateUtc="2024-07-29T18:18:00Z">
        <w:r w:rsidRPr="00DB04DE" w:rsidDel="002301DE">
          <w:rPr>
            <w:rFonts w:ascii="Times New Roman" w:hAnsi="Times New Roman" w:cs="Times New Roman"/>
            <w:sz w:val="24"/>
            <w:szCs w:val="24"/>
          </w:rPr>
          <w:delText xml:space="preserve">Buna rağmen bu olumlu örneklerin etkisi çok sınırlı kalmaktadır. </w:delText>
        </w:r>
      </w:del>
      <w:r w:rsidRPr="00DB04DE">
        <w:rPr>
          <w:rFonts w:ascii="Times New Roman" w:hAnsi="Times New Roman" w:cs="Times New Roman"/>
          <w:sz w:val="24"/>
          <w:szCs w:val="24"/>
        </w:rPr>
        <w:t xml:space="preserve">Kürt çalışmalarını merkeze alan sivil toplum çalışmaları Kürt kamusal alanına kalıcı olarak etkide bulunabilecek niteliğe </w:t>
      </w:r>
      <w:ins w:id="29" w:author="Ferda Onen" w:date="2024-07-29T20:19:00Z" w16du:dateUtc="2024-07-29T18:19:00Z">
        <w:r w:rsidR="002301DE">
          <w:rPr>
            <w:rFonts w:ascii="Times New Roman" w:hAnsi="Times New Roman" w:cs="Times New Roman"/>
            <w:sz w:val="24"/>
            <w:szCs w:val="24"/>
          </w:rPr>
          <w:t xml:space="preserve">ise </w:t>
        </w:r>
      </w:ins>
      <w:r w:rsidRPr="00DB04DE">
        <w:rPr>
          <w:rFonts w:ascii="Times New Roman" w:hAnsi="Times New Roman" w:cs="Times New Roman"/>
          <w:sz w:val="24"/>
          <w:szCs w:val="24"/>
        </w:rPr>
        <w:t>henüz kavuşamadı</w:t>
      </w:r>
      <w:del w:id="30" w:author="Ferda Onen" w:date="2024-07-29T20:19:00Z" w16du:dateUtc="2024-07-29T18:19:00Z">
        <w:r w:rsidRPr="00DB04DE" w:rsidDel="002301DE">
          <w:rPr>
            <w:rFonts w:ascii="Times New Roman" w:hAnsi="Times New Roman" w:cs="Times New Roman"/>
            <w:sz w:val="24"/>
            <w:szCs w:val="24"/>
          </w:rPr>
          <w:delText>lar</w:delText>
        </w:r>
      </w:del>
      <w:r w:rsidRPr="00DB04DE">
        <w:rPr>
          <w:rFonts w:ascii="Times New Roman" w:hAnsi="Times New Roman" w:cs="Times New Roman"/>
          <w:sz w:val="24"/>
          <w:szCs w:val="24"/>
        </w:rPr>
        <w:t xml:space="preserve">. </w:t>
      </w:r>
    </w:p>
    <w:p w:rsidR="00DB04DE" w:rsidRPr="00DB04DE" w:rsidRDefault="00DB04DE" w:rsidP="00DB04DE">
      <w:pPr>
        <w:jc w:val="both"/>
        <w:rPr>
          <w:rFonts w:ascii="Times New Roman" w:hAnsi="Times New Roman" w:cs="Times New Roman"/>
          <w:sz w:val="24"/>
          <w:szCs w:val="24"/>
        </w:rPr>
      </w:pPr>
      <w:r w:rsidRPr="00DB04DE">
        <w:rPr>
          <w:rFonts w:ascii="Times New Roman" w:hAnsi="Times New Roman" w:cs="Times New Roman"/>
          <w:sz w:val="24"/>
          <w:szCs w:val="24"/>
        </w:rPr>
        <w:t xml:space="preserve">Vakıf kurucularının tümü hem sivil alan tanımında hem de sivil toplum örgütlerinin yaşadıkları içsel ve dışsal sorunlar konusunda benzer yaklaşıma sahip insanlardır. Kurucular </w:t>
      </w:r>
      <w:del w:id="31" w:author="Ferda Onen" w:date="2024-07-29T20:20:00Z" w16du:dateUtc="2024-07-29T18:20:00Z">
        <w:r w:rsidRPr="00DB04DE" w:rsidDel="002301DE">
          <w:rPr>
            <w:rFonts w:ascii="Times New Roman" w:hAnsi="Times New Roman" w:cs="Times New Roman"/>
            <w:sz w:val="24"/>
            <w:szCs w:val="24"/>
          </w:rPr>
          <w:delText xml:space="preserve">mevcut sivil toplum örgütlerini aşan </w:delText>
        </w:r>
      </w:del>
      <w:ins w:id="32" w:author="Ferda Onen" w:date="2024-07-29T20:20:00Z" w16du:dateUtc="2024-07-29T18:20:00Z">
        <w:r w:rsidR="002301DE">
          <w:rPr>
            <w:rFonts w:ascii="Times New Roman" w:hAnsi="Times New Roman" w:cs="Times New Roman"/>
            <w:sz w:val="24"/>
            <w:szCs w:val="24"/>
          </w:rPr>
          <w:t xml:space="preserve">yeni bir vakıf ile, </w:t>
        </w:r>
      </w:ins>
      <w:r w:rsidRPr="00DB04DE">
        <w:rPr>
          <w:rFonts w:ascii="Times New Roman" w:hAnsi="Times New Roman" w:cs="Times New Roman"/>
          <w:sz w:val="24"/>
          <w:szCs w:val="24"/>
        </w:rPr>
        <w:t xml:space="preserve">daha vizyoner, tamamen şeffaf, demokratik işleyişe sahip ve iş üreten bir sivil toplum örgütü olma iddiasındadırlar. Kurucular, </w:t>
      </w:r>
      <w:del w:id="33" w:author="Ferda Onen" w:date="2024-07-29T20:22:00Z" w16du:dateUtc="2024-07-29T18:22:00Z">
        <w:r w:rsidRPr="00DB04DE" w:rsidDel="002301DE">
          <w:rPr>
            <w:rFonts w:ascii="Times New Roman" w:hAnsi="Times New Roman" w:cs="Times New Roman"/>
            <w:sz w:val="24"/>
            <w:szCs w:val="24"/>
          </w:rPr>
          <w:delText>benzer sivil toplum kurumlarından</w:delText>
        </w:r>
      </w:del>
      <w:ins w:id="34" w:author="Ferda Onen" w:date="2024-07-29T20:22:00Z" w16du:dateUtc="2024-07-29T18:22:00Z">
        <w:r w:rsidR="002301DE">
          <w:rPr>
            <w:rFonts w:ascii="Times New Roman" w:hAnsi="Times New Roman" w:cs="Times New Roman"/>
            <w:sz w:val="24"/>
            <w:szCs w:val="24"/>
          </w:rPr>
          <w:t>sivil alan deneyimlerinden yola çıkarak</w:t>
        </w:r>
      </w:ins>
      <w:r w:rsidRPr="00DB04DE">
        <w:rPr>
          <w:rFonts w:ascii="Times New Roman" w:hAnsi="Times New Roman" w:cs="Times New Roman"/>
          <w:sz w:val="24"/>
          <w:szCs w:val="24"/>
        </w:rPr>
        <w:t xml:space="preserve"> daha ileri bir vizyona sahip bir sivil toplum örgütü hayata geçirilebilir mi sorusu etrafında bir araya geldiler. Tartışmaların devamında </w:t>
      </w:r>
      <w:ins w:id="35" w:author="Ferda Onen" w:date="2024-07-29T20:23:00Z" w16du:dateUtc="2024-07-29T18:23:00Z">
        <w:r w:rsidR="002301DE">
          <w:rPr>
            <w:rFonts w:ascii="Times New Roman" w:hAnsi="Times New Roman" w:cs="Times New Roman"/>
            <w:sz w:val="24"/>
            <w:szCs w:val="24"/>
          </w:rPr>
          <w:t>“</w:t>
        </w:r>
      </w:ins>
      <w:r w:rsidRPr="00DB04DE">
        <w:rPr>
          <w:rFonts w:ascii="Times New Roman" w:hAnsi="Times New Roman" w:cs="Times New Roman"/>
          <w:sz w:val="24"/>
          <w:szCs w:val="24"/>
        </w:rPr>
        <w:t xml:space="preserve">Kürt kamusal alanına sivil toplum örgütleri üzerinden yapıcı müdahaleler ile </w:t>
      </w:r>
      <w:del w:id="36" w:author="Ferda Onen" w:date="2024-07-29T20:22:00Z" w16du:dateUtc="2024-07-29T18:22:00Z">
        <w:r w:rsidRPr="00DB04DE" w:rsidDel="002301DE">
          <w:rPr>
            <w:rFonts w:ascii="Times New Roman" w:hAnsi="Times New Roman" w:cs="Times New Roman"/>
            <w:sz w:val="24"/>
            <w:szCs w:val="24"/>
          </w:rPr>
          <w:delText xml:space="preserve">sivil </w:delText>
        </w:r>
      </w:del>
      <w:r w:rsidRPr="00DB04DE">
        <w:rPr>
          <w:rFonts w:ascii="Times New Roman" w:hAnsi="Times New Roman" w:cs="Times New Roman"/>
          <w:sz w:val="24"/>
          <w:szCs w:val="24"/>
        </w:rPr>
        <w:t>üretim</w:t>
      </w:r>
      <w:del w:id="37" w:author="Ferda Onen" w:date="2024-07-29T20:22:00Z" w16du:dateUtc="2024-07-29T18:22:00Z">
        <w:r w:rsidRPr="00DB04DE" w:rsidDel="002301DE">
          <w:rPr>
            <w:rFonts w:ascii="Times New Roman" w:hAnsi="Times New Roman" w:cs="Times New Roman"/>
            <w:sz w:val="24"/>
            <w:szCs w:val="24"/>
          </w:rPr>
          <w:delText>ler</w:delText>
        </w:r>
      </w:del>
      <w:r w:rsidRPr="00DB04DE">
        <w:rPr>
          <w:rFonts w:ascii="Times New Roman" w:hAnsi="Times New Roman" w:cs="Times New Roman"/>
          <w:sz w:val="24"/>
          <w:szCs w:val="24"/>
        </w:rPr>
        <w:t xml:space="preserve"> yaparak </w:t>
      </w:r>
      <w:del w:id="38" w:author="Ferda Onen" w:date="2024-07-29T20:22:00Z" w16du:dateUtc="2024-07-29T18:22:00Z">
        <w:r w:rsidRPr="00DB04DE" w:rsidDel="002301DE">
          <w:rPr>
            <w:rFonts w:ascii="Times New Roman" w:hAnsi="Times New Roman" w:cs="Times New Roman"/>
            <w:sz w:val="24"/>
            <w:szCs w:val="24"/>
          </w:rPr>
          <w:delText xml:space="preserve">müdahalede </w:delText>
        </w:r>
      </w:del>
      <w:ins w:id="39" w:author="Ferda Onen" w:date="2024-07-29T20:22:00Z" w16du:dateUtc="2024-07-29T18:22:00Z">
        <w:r w:rsidR="002301DE">
          <w:rPr>
            <w:rFonts w:ascii="Times New Roman" w:hAnsi="Times New Roman" w:cs="Times New Roman"/>
            <w:sz w:val="24"/>
            <w:szCs w:val="24"/>
          </w:rPr>
          <w:t>katkıda</w:t>
        </w:r>
        <w:r w:rsidR="002301DE" w:rsidRPr="00DB04DE">
          <w:rPr>
            <w:rFonts w:ascii="Times New Roman" w:hAnsi="Times New Roman" w:cs="Times New Roman"/>
            <w:sz w:val="24"/>
            <w:szCs w:val="24"/>
          </w:rPr>
          <w:t xml:space="preserve"> </w:t>
        </w:r>
      </w:ins>
      <w:r w:rsidRPr="00DB04DE">
        <w:rPr>
          <w:rFonts w:ascii="Times New Roman" w:hAnsi="Times New Roman" w:cs="Times New Roman"/>
          <w:sz w:val="24"/>
          <w:szCs w:val="24"/>
        </w:rPr>
        <w:t>bulunulabilir mi</w:t>
      </w:r>
      <w:ins w:id="40" w:author="Ferda Onen" w:date="2024-07-29T20:23:00Z" w16du:dateUtc="2024-07-29T18:23:00Z">
        <w:r w:rsidR="002301DE">
          <w:rPr>
            <w:rFonts w:ascii="Times New Roman" w:hAnsi="Times New Roman" w:cs="Times New Roman"/>
            <w:sz w:val="24"/>
            <w:szCs w:val="24"/>
          </w:rPr>
          <w:t>?</w:t>
        </w:r>
      </w:ins>
      <w:ins w:id="41" w:author="Ferda Onen" w:date="2024-07-29T20:22:00Z" w16du:dateUtc="2024-07-29T18:22:00Z">
        <w:r w:rsidR="002301DE">
          <w:rPr>
            <w:rFonts w:ascii="Times New Roman" w:hAnsi="Times New Roman" w:cs="Times New Roman"/>
            <w:sz w:val="24"/>
            <w:szCs w:val="24"/>
          </w:rPr>
          <w:t>”</w:t>
        </w:r>
      </w:ins>
      <w:r w:rsidRPr="00DB04DE">
        <w:rPr>
          <w:rFonts w:ascii="Times New Roman" w:hAnsi="Times New Roman" w:cs="Times New Roman"/>
          <w:sz w:val="24"/>
          <w:szCs w:val="24"/>
        </w:rPr>
        <w:t xml:space="preserve"> sorusuna da cevap arandı.  Bu tartışmalar çok heyecan verici ve çok geliştiriciydi. Önce mevcut durumun analizi </w:t>
      </w:r>
      <w:r w:rsidRPr="00DB04DE">
        <w:rPr>
          <w:rFonts w:ascii="Times New Roman" w:hAnsi="Times New Roman" w:cs="Times New Roman"/>
          <w:sz w:val="24"/>
          <w:szCs w:val="24"/>
        </w:rPr>
        <w:lastRenderedPageBreak/>
        <w:t>yapıldı, hem dışar</w:t>
      </w:r>
      <w:r w:rsidR="00A91279">
        <w:rPr>
          <w:rFonts w:ascii="Times New Roman" w:hAnsi="Times New Roman" w:cs="Times New Roman"/>
          <w:sz w:val="24"/>
          <w:szCs w:val="24"/>
        </w:rPr>
        <w:t>ı</w:t>
      </w:r>
      <w:r w:rsidRPr="00DB04DE">
        <w:rPr>
          <w:rFonts w:ascii="Times New Roman" w:hAnsi="Times New Roman" w:cs="Times New Roman"/>
          <w:sz w:val="24"/>
          <w:szCs w:val="24"/>
        </w:rPr>
        <w:t>dan hem de içer</w:t>
      </w:r>
      <w:r w:rsidR="00A91279">
        <w:rPr>
          <w:rFonts w:ascii="Times New Roman" w:hAnsi="Times New Roman" w:cs="Times New Roman"/>
          <w:sz w:val="24"/>
          <w:szCs w:val="24"/>
        </w:rPr>
        <w:t>i</w:t>
      </w:r>
      <w:r w:rsidRPr="00DB04DE">
        <w:rPr>
          <w:rFonts w:ascii="Times New Roman" w:hAnsi="Times New Roman" w:cs="Times New Roman"/>
          <w:sz w:val="24"/>
          <w:szCs w:val="24"/>
        </w:rPr>
        <w:t>den iyi bir sivil toplum örgütü önündeki engellerin neler olduğu masaya yatırıldı. Türkiye’de sivil toplum alanında çalışan kişi ve kurumların önündeki en büyük engelin devletin anti</w:t>
      </w:r>
      <w:r w:rsidR="00A91279">
        <w:rPr>
          <w:rFonts w:ascii="Times New Roman" w:hAnsi="Times New Roman" w:cs="Times New Roman"/>
          <w:sz w:val="24"/>
          <w:szCs w:val="24"/>
        </w:rPr>
        <w:t xml:space="preserve"> </w:t>
      </w:r>
      <w:r w:rsidRPr="00DB04DE">
        <w:rPr>
          <w:rFonts w:ascii="Times New Roman" w:hAnsi="Times New Roman" w:cs="Times New Roman"/>
          <w:sz w:val="24"/>
          <w:szCs w:val="24"/>
        </w:rPr>
        <w:t xml:space="preserve">demokratik yapısı olduğu açıktı. </w:t>
      </w:r>
      <w:del w:id="42" w:author="Ferda Onen" w:date="2024-07-29T20:23:00Z" w16du:dateUtc="2024-07-29T18:23:00Z">
        <w:r w:rsidRPr="00DB04DE" w:rsidDel="002301DE">
          <w:rPr>
            <w:rFonts w:ascii="Times New Roman" w:hAnsi="Times New Roman" w:cs="Times New Roman"/>
            <w:sz w:val="24"/>
            <w:szCs w:val="24"/>
          </w:rPr>
          <w:delText>Devlet</w:delText>
        </w:r>
      </w:del>
      <w:ins w:id="43" w:author="Ferda Onen" w:date="2024-07-29T20:23:00Z" w16du:dateUtc="2024-07-29T18:23:00Z">
        <w:r w:rsidR="002301DE">
          <w:rPr>
            <w:rFonts w:ascii="Times New Roman" w:hAnsi="Times New Roman" w:cs="Times New Roman"/>
            <w:sz w:val="24"/>
            <w:szCs w:val="24"/>
          </w:rPr>
          <w:t>İktidar</w:t>
        </w:r>
      </w:ins>
      <w:r w:rsidRPr="00DB04DE">
        <w:rPr>
          <w:rFonts w:ascii="Times New Roman" w:hAnsi="Times New Roman" w:cs="Times New Roman"/>
          <w:sz w:val="24"/>
          <w:szCs w:val="24"/>
        </w:rPr>
        <w:t>, kendi ideolojisini paylaşmayan kişi ve kurumları, ötekileştirmekte ve kriminalize etmektedir.  Böylece</w:t>
      </w:r>
      <w:ins w:id="44" w:author="Ferda Onen" w:date="2024-07-29T20:23:00Z" w16du:dateUtc="2024-07-29T18:23:00Z">
        <w:r w:rsidR="002301DE">
          <w:rPr>
            <w:rFonts w:ascii="Times New Roman" w:hAnsi="Times New Roman" w:cs="Times New Roman"/>
            <w:sz w:val="24"/>
            <w:szCs w:val="24"/>
          </w:rPr>
          <w:t xml:space="preserve"> sivil alanın</w:t>
        </w:r>
      </w:ins>
      <w:r w:rsidRPr="00DB04DE">
        <w:rPr>
          <w:rFonts w:ascii="Times New Roman" w:hAnsi="Times New Roman" w:cs="Times New Roman"/>
          <w:sz w:val="24"/>
          <w:szCs w:val="24"/>
        </w:rPr>
        <w:t xml:space="preserve"> etki gücünü kırıp dar bir alana hapsetmektedir</w:t>
      </w:r>
      <w:del w:id="45" w:author="Ferda Onen" w:date="2024-07-29T20:23:00Z" w16du:dateUtc="2024-07-29T18:23:00Z">
        <w:r w:rsidRPr="00DB04DE" w:rsidDel="002301DE">
          <w:rPr>
            <w:rFonts w:ascii="Times New Roman" w:hAnsi="Times New Roman" w:cs="Times New Roman"/>
            <w:sz w:val="24"/>
            <w:szCs w:val="24"/>
          </w:rPr>
          <w:delText xml:space="preserve"> sivil yapıları</w:delText>
        </w:r>
      </w:del>
      <w:r w:rsidRPr="00DB04DE">
        <w:rPr>
          <w:rFonts w:ascii="Times New Roman" w:hAnsi="Times New Roman" w:cs="Times New Roman"/>
          <w:sz w:val="24"/>
          <w:szCs w:val="24"/>
        </w:rPr>
        <w:t>.  Masaya yatırılan bir diğer konu da sivil yapıların iç sorunları idi. Kollektif hareket etme kültürünün az olması, demokrasi kültürünün bizzat sivil toplum örgütlerinde yerleşmemesi, yönetim kurullarının, sivil toplum idarecilerinin yıllarca değişmemesi, zaman içerisinde kendini tekrar etmesi, kalıcı işler yapılmaması, ekonomik sorunlar, iş birliklerinin geliştirilememesi, ağlar oluşturulamaması, bir süre sonra sivil toplum örgüt</w:t>
      </w:r>
      <w:ins w:id="46" w:author="Ferda Onen" w:date="2024-07-29T20:24:00Z" w16du:dateUtc="2024-07-29T18:24:00Z">
        <w:r w:rsidR="002301DE">
          <w:rPr>
            <w:rFonts w:ascii="Times New Roman" w:hAnsi="Times New Roman" w:cs="Times New Roman"/>
            <w:sz w:val="24"/>
            <w:szCs w:val="24"/>
          </w:rPr>
          <w:t xml:space="preserve">ünün </w:t>
        </w:r>
      </w:ins>
      <w:del w:id="47" w:author="Ferda Onen" w:date="2024-07-29T20:24:00Z" w16du:dateUtc="2024-07-29T18:24:00Z">
        <w:r w:rsidRPr="00DB04DE" w:rsidDel="002301DE">
          <w:rPr>
            <w:rFonts w:ascii="Times New Roman" w:hAnsi="Times New Roman" w:cs="Times New Roman"/>
            <w:sz w:val="24"/>
            <w:szCs w:val="24"/>
          </w:rPr>
          <w:delText xml:space="preserve">lerinde </w:delText>
        </w:r>
      </w:del>
      <w:r w:rsidRPr="00DB04DE">
        <w:rPr>
          <w:rFonts w:ascii="Times New Roman" w:hAnsi="Times New Roman" w:cs="Times New Roman"/>
          <w:sz w:val="24"/>
          <w:szCs w:val="24"/>
        </w:rPr>
        <w:t>başlangıçtaki amaçlarından tamamen farklı noktalara savrulma</w:t>
      </w:r>
      <w:ins w:id="48" w:author="Ferda Onen" w:date="2024-07-29T20:24:00Z" w16du:dateUtc="2024-07-29T18:24:00Z">
        <w:r w:rsidR="002301DE">
          <w:rPr>
            <w:rFonts w:ascii="Times New Roman" w:hAnsi="Times New Roman" w:cs="Times New Roman"/>
            <w:sz w:val="24"/>
            <w:szCs w:val="24"/>
          </w:rPr>
          <w:t>s</w:t>
        </w:r>
      </w:ins>
      <w:del w:id="49" w:author="Ferda Onen" w:date="2024-07-29T20:24:00Z" w16du:dateUtc="2024-07-29T18:24:00Z">
        <w:r w:rsidRPr="00DB04DE" w:rsidDel="002301DE">
          <w:rPr>
            <w:rFonts w:ascii="Times New Roman" w:hAnsi="Times New Roman" w:cs="Times New Roman"/>
            <w:sz w:val="24"/>
            <w:szCs w:val="24"/>
          </w:rPr>
          <w:delText>lar</w:delText>
        </w:r>
      </w:del>
      <w:r w:rsidRPr="00DB04DE">
        <w:rPr>
          <w:rFonts w:ascii="Times New Roman" w:hAnsi="Times New Roman" w:cs="Times New Roman"/>
          <w:sz w:val="24"/>
          <w:szCs w:val="24"/>
        </w:rPr>
        <w:t xml:space="preserve">ına neden oluyor. </w:t>
      </w:r>
    </w:p>
    <w:p w:rsidR="00DB04DE" w:rsidRPr="00DB04DE" w:rsidDel="00C2198A" w:rsidRDefault="00DB04DE" w:rsidP="00DB04DE">
      <w:pPr>
        <w:jc w:val="both"/>
        <w:rPr>
          <w:del w:id="50" w:author="Ferda Onen" w:date="2024-07-29T20:27:00Z" w16du:dateUtc="2024-07-29T18:27:00Z"/>
          <w:rFonts w:ascii="Times New Roman" w:hAnsi="Times New Roman" w:cs="Times New Roman"/>
          <w:sz w:val="24"/>
          <w:szCs w:val="24"/>
        </w:rPr>
      </w:pPr>
      <w:r w:rsidRPr="00DB04DE">
        <w:rPr>
          <w:rFonts w:ascii="Times New Roman" w:hAnsi="Times New Roman" w:cs="Times New Roman"/>
          <w:sz w:val="24"/>
          <w:szCs w:val="24"/>
        </w:rPr>
        <w:t>BAN Vakfı kurucuları yukar</w:t>
      </w:r>
      <w:r w:rsidR="00A91279">
        <w:rPr>
          <w:rFonts w:ascii="Times New Roman" w:hAnsi="Times New Roman" w:cs="Times New Roman"/>
          <w:sz w:val="24"/>
          <w:szCs w:val="24"/>
        </w:rPr>
        <w:t>ı</w:t>
      </w:r>
      <w:r w:rsidRPr="00DB04DE">
        <w:rPr>
          <w:rFonts w:ascii="Times New Roman" w:hAnsi="Times New Roman" w:cs="Times New Roman"/>
          <w:sz w:val="24"/>
          <w:szCs w:val="24"/>
        </w:rPr>
        <w:t>daki tespitlerde ve çözüm yollarında hemfikir olarak yola çıktılar. Vakfın kurucularının her biri daha önce çalıştıkları kurumları ileri taşımış, değer katmış</w:t>
      </w:r>
      <w:del w:id="51" w:author="Ferda Onen" w:date="2024-07-29T20:26:00Z" w16du:dateUtc="2024-07-29T18:26:00Z">
        <w:r w:rsidRPr="00DB04DE" w:rsidDel="00C2198A">
          <w:rPr>
            <w:rFonts w:ascii="Times New Roman" w:hAnsi="Times New Roman" w:cs="Times New Roman"/>
            <w:sz w:val="24"/>
            <w:szCs w:val="24"/>
          </w:rPr>
          <w:delText xml:space="preserve"> </w:delText>
        </w:r>
      </w:del>
      <w:ins w:id="52" w:author="Ferda Onen" w:date="2024-07-29T20:26:00Z" w16du:dateUtc="2024-07-29T18:26:00Z">
        <w:r w:rsidR="00C2198A">
          <w:rPr>
            <w:rFonts w:ascii="Times New Roman" w:hAnsi="Times New Roman" w:cs="Times New Roman"/>
            <w:sz w:val="24"/>
            <w:szCs w:val="24"/>
          </w:rPr>
          <w:t xml:space="preserve">, </w:t>
        </w:r>
      </w:ins>
      <w:del w:id="53" w:author="Ferda Onen" w:date="2024-07-29T20:26:00Z" w16du:dateUtc="2024-07-29T18:26:00Z">
        <w:r w:rsidRPr="00DB04DE" w:rsidDel="00C2198A">
          <w:rPr>
            <w:rFonts w:ascii="Times New Roman" w:hAnsi="Times New Roman" w:cs="Times New Roman"/>
            <w:sz w:val="24"/>
            <w:szCs w:val="24"/>
          </w:rPr>
          <w:delText>vizyon sahibi kişilerdir</w:delText>
        </w:r>
      </w:del>
      <w:ins w:id="54" w:author="Ferda Onen" w:date="2024-07-29T20:26:00Z" w16du:dateUtc="2024-07-29T18:26:00Z">
        <w:r w:rsidR="00C2198A">
          <w:rPr>
            <w:rFonts w:ascii="Times New Roman" w:hAnsi="Times New Roman" w:cs="Times New Roman"/>
            <w:sz w:val="24"/>
            <w:szCs w:val="24"/>
          </w:rPr>
          <w:t>k</w:t>
        </w:r>
      </w:ins>
      <w:del w:id="55" w:author="Ferda Onen" w:date="2024-07-29T20:26:00Z" w16du:dateUtc="2024-07-29T18:26:00Z">
        <w:r w:rsidRPr="00DB04DE" w:rsidDel="00C2198A">
          <w:rPr>
            <w:rFonts w:ascii="Times New Roman" w:hAnsi="Times New Roman" w:cs="Times New Roman"/>
            <w:sz w:val="24"/>
            <w:szCs w:val="24"/>
          </w:rPr>
          <w:delText>.  K</w:delText>
        </w:r>
      </w:del>
      <w:r w:rsidRPr="00DB04DE">
        <w:rPr>
          <w:rFonts w:ascii="Times New Roman" w:hAnsi="Times New Roman" w:cs="Times New Roman"/>
          <w:sz w:val="24"/>
          <w:szCs w:val="24"/>
        </w:rPr>
        <w:t>o</w:t>
      </w:r>
      <w:del w:id="56" w:author="Ferda Onen" w:date="2024-07-29T20:26:00Z" w16du:dateUtc="2024-07-29T18:26:00Z">
        <w:r w:rsidRPr="00DB04DE" w:rsidDel="00C2198A">
          <w:rPr>
            <w:rFonts w:ascii="Times New Roman" w:hAnsi="Times New Roman" w:cs="Times New Roman"/>
            <w:sz w:val="24"/>
            <w:szCs w:val="24"/>
          </w:rPr>
          <w:delText>l</w:delText>
        </w:r>
      </w:del>
      <w:r w:rsidRPr="00DB04DE">
        <w:rPr>
          <w:rFonts w:ascii="Times New Roman" w:hAnsi="Times New Roman" w:cs="Times New Roman"/>
          <w:sz w:val="24"/>
          <w:szCs w:val="24"/>
        </w:rPr>
        <w:t>lektif ve demokratik bir işleyişe dair fikri ve pratiği olan kişilerdir. Ayrıca tamamen sivil alan inşa etme süreçlerine dair değerli bilgi birikimine sahiplerdir.</w:t>
      </w:r>
      <w:ins w:id="57" w:author="Ferda Onen" w:date="2024-07-29T20:27:00Z" w16du:dateUtc="2024-07-29T18:27:00Z">
        <w:r w:rsidR="00C2198A">
          <w:rPr>
            <w:rFonts w:ascii="Times New Roman" w:hAnsi="Times New Roman" w:cs="Times New Roman"/>
            <w:sz w:val="24"/>
            <w:szCs w:val="24"/>
          </w:rPr>
          <w:t xml:space="preserve"> </w:t>
        </w:r>
      </w:ins>
    </w:p>
    <w:p w:rsidR="00DB04DE" w:rsidRPr="00DB04DE" w:rsidRDefault="00DB04DE" w:rsidP="00DB04DE">
      <w:pPr>
        <w:jc w:val="both"/>
        <w:rPr>
          <w:rFonts w:ascii="Times New Roman" w:hAnsi="Times New Roman" w:cs="Times New Roman"/>
          <w:sz w:val="24"/>
          <w:szCs w:val="24"/>
        </w:rPr>
      </w:pPr>
      <w:del w:id="58" w:author="Ferda Onen" w:date="2024-07-29T20:27:00Z" w16du:dateUtc="2024-07-29T18:27:00Z">
        <w:r w:rsidRPr="00DB04DE" w:rsidDel="00C2198A">
          <w:rPr>
            <w:rFonts w:ascii="Times New Roman" w:hAnsi="Times New Roman" w:cs="Times New Roman"/>
            <w:sz w:val="24"/>
            <w:szCs w:val="24"/>
          </w:rPr>
          <w:delText xml:space="preserve">Vakıf kurucularının çoğunluğu uzun yıllar sivil alanda çalışmış insanlardan oluşmaktadır. Kurucuların birbirleri ile de uzun veya kısa birlikte çalışma deneyimleri bulunmaktadır. </w:delText>
        </w:r>
      </w:del>
      <w:r w:rsidRPr="00DB04DE">
        <w:rPr>
          <w:rFonts w:ascii="Times New Roman" w:hAnsi="Times New Roman" w:cs="Times New Roman"/>
          <w:sz w:val="24"/>
          <w:szCs w:val="24"/>
        </w:rPr>
        <w:t xml:space="preserve">Kurucuların BAN Vakfı öncesi çalışmalarda birbirleri ile kesiştiği yollar bugün BAN Vakfına giden </w:t>
      </w:r>
      <w:del w:id="59" w:author="Ferda Onen" w:date="2024-07-29T20:27:00Z" w16du:dateUtc="2024-07-29T18:27:00Z">
        <w:r w:rsidRPr="00DB04DE" w:rsidDel="00C2198A">
          <w:rPr>
            <w:rFonts w:ascii="Times New Roman" w:hAnsi="Times New Roman" w:cs="Times New Roman"/>
            <w:sz w:val="24"/>
            <w:szCs w:val="24"/>
          </w:rPr>
          <w:delText xml:space="preserve">yolu </w:delText>
        </w:r>
      </w:del>
      <w:ins w:id="60" w:author="Ferda Onen" w:date="2024-07-29T20:27:00Z" w16du:dateUtc="2024-07-29T18:27:00Z">
        <w:r w:rsidR="00C2198A">
          <w:rPr>
            <w:rFonts w:ascii="Times New Roman" w:hAnsi="Times New Roman" w:cs="Times New Roman"/>
            <w:sz w:val="24"/>
            <w:szCs w:val="24"/>
          </w:rPr>
          <w:t>taşları</w:t>
        </w:r>
        <w:r w:rsidR="00C2198A" w:rsidRPr="00DB04DE">
          <w:rPr>
            <w:rFonts w:ascii="Times New Roman" w:hAnsi="Times New Roman" w:cs="Times New Roman"/>
            <w:sz w:val="24"/>
            <w:szCs w:val="24"/>
          </w:rPr>
          <w:t xml:space="preserve"> </w:t>
        </w:r>
      </w:ins>
      <w:r w:rsidRPr="00DB04DE">
        <w:rPr>
          <w:rFonts w:ascii="Times New Roman" w:hAnsi="Times New Roman" w:cs="Times New Roman"/>
          <w:sz w:val="24"/>
          <w:szCs w:val="24"/>
        </w:rPr>
        <w:t xml:space="preserve">döşemiştir. </w:t>
      </w:r>
    </w:p>
    <w:p w:rsidR="00DB04DE" w:rsidRPr="00DB04DE" w:rsidDel="00C2198A" w:rsidRDefault="00DB04DE" w:rsidP="00DB04DE">
      <w:pPr>
        <w:jc w:val="both"/>
        <w:rPr>
          <w:del w:id="61" w:author="Ferda Onen" w:date="2024-07-29T20:27:00Z" w16du:dateUtc="2024-07-29T18:27:00Z"/>
          <w:rFonts w:ascii="Times New Roman" w:hAnsi="Times New Roman" w:cs="Times New Roman"/>
          <w:sz w:val="24"/>
          <w:szCs w:val="24"/>
        </w:rPr>
      </w:pPr>
      <w:del w:id="62" w:author="Ferda Onen" w:date="2024-07-29T20:27:00Z" w16du:dateUtc="2024-07-29T18:27:00Z">
        <w:r w:rsidRPr="00DB04DE" w:rsidDel="00C2198A">
          <w:rPr>
            <w:rFonts w:ascii="Times New Roman" w:hAnsi="Times New Roman" w:cs="Times New Roman"/>
            <w:sz w:val="24"/>
            <w:szCs w:val="24"/>
          </w:rPr>
          <w:delText xml:space="preserve">Vakıf kurucularının tümü hem sivil alan tanımında hem de sivil toplum örgütlerinin yaşadıkları içsel ve dışsal sorunlar konusunda benzer yaklaşıma sahip insanlardır. Kurucular mevcut sivil toplum örgütlerini aşan daha vizyoner, tamamen şeffaf, demokratik işleyişe sahip ve iş üreten bir sivil toplum örgütü olma iddiasındadırlar. </w:delText>
        </w:r>
      </w:del>
    </w:p>
    <w:p w:rsidR="00C563D2" w:rsidRPr="00DB04DE" w:rsidRDefault="00DB04DE" w:rsidP="00DB04DE">
      <w:pPr>
        <w:jc w:val="both"/>
        <w:rPr>
          <w:rFonts w:ascii="Times New Roman" w:hAnsi="Times New Roman" w:cs="Times New Roman"/>
          <w:sz w:val="24"/>
          <w:szCs w:val="24"/>
        </w:rPr>
      </w:pPr>
      <w:r w:rsidRPr="00DB04DE">
        <w:rPr>
          <w:rFonts w:ascii="Times New Roman" w:hAnsi="Times New Roman" w:cs="Times New Roman"/>
          <w:sz w:val="24"/>
          <w:szCs w:val="24"/>
        </w:rPr>
        <w:t>Türkiye’nin saygın ve önemli sivil toplum örgütlerinde</w:t>
      </w:r>
      <w:ins w:id="63" w:author="Ferda Onen" w:date="2024-07-29T20:28:00Z" w16du:dateUtc="2024-07-29T18:28:00Z">
        <w:r w:rsidR="00C2198A">
          <w:rPr>
            <w:rFonts w:ascii="Times New Roman" w:hAnsi="Times New Roman" w:cs="Times New Roman"/>
            <w:sz w:val="24"/>
            <w:szCs w:val="24"/>
          </w:rPr>
          <w:t xml:space="preserve">n, </w:t>
        </w:r>
      </w:ins>
      <w:del w:id="64" w:author="Ferda Onen" w:date="2024-07-29T20:28:00Z" w16du:dateUtc="2024-07-29T18:28:00Z">
        <w:r w:rsidRPr="00DB04DE" w:rsidDel="00C2198A">
          <w:rPr>
            <w:rFonts w:ascii="Times New Roman" w:hAnsi="Times New Roman" w:cs="Times New Roman"/>
            <w:sz w:val="24"/>
            <w:szCs w:val="24"/>
          </w:rPr>
          <w:delText xml:space="preserve"> çalışmış kurucuların yanı sıra </w:delText>
        </w:r>
      </w:del>
      <w:r w:rsidRPr="00DB04DE">
        <w:rPr>
          <w:rFonts w:ascii="Times New Roman" w:hAnsi="Times New Roman" w:cs="Times New Roman"/>
          <w:sz w:val="24"/>
          <w:szCs w:val="24"/>
        </w:rPr>
        <w:t>Kürt çalışmaları alanında</w:t>
      </w:r>
      <w:ins w:id="65" w:author="Ferda Onen" w:date="2024-07-29T20:28:00Z" w16du:dateUtc="2024-07-29T18:28:00Z">
        <w:r w:rsidR="00C2198A">
          <w:rPr>
            <w:rFonts w:ascii="Times New Roman" w:hAnsi="Times New Roman" w:cs="Times New Roman"/>
            <w:sz w:val="24"/>
            <w:szCs w:val="24"/>
          </w:rPr>
          <w:t xml:space="preserve">n, </w:t>
        </w:r>
      </w:ins>
      <w:del w:id="66" w:author="Ferda Onen" w:date="2024-07-29T20:28:00Z" w16du:dateUtc="2024-07-29T18:28:00Z">
        <w:r w:rsidRPr="00DB04DE" w:rsidDel="00C2198A">
          <w:rPr>
            <w:rFonts w:ascii="Times New Roman" w:hAnsi="Times New Roman" w:cs="Times New Roman"/>
            <w:sz w:val="24"/>
            <w:szCs w:val="24"/>
          </w:rPr>
          <w:delText xml:space="preserve"> çeşitli sivil toplum örgütlerinde yer almış kurucular da bulunmaktadır. </w:delText>
        </w:r>
      </w:del>
      <w:ins w:id="67" w:author="Ferda Onen" w:date="2024-07-29T20:28:00Z" w16du:dateUtc="2024-07-29T18:28:00Z">
        <w:r w:rsidR="00C2198A">
          <w:rPr>
            <w:rFonts w:ascii="Times New Roman" w:hAnsi="Times New Roman" w:cs="Times New Roman"/>
            <w:sz w:val="24"/>
            <w:szCs w:val="24"/>
          </w:rPr>
          <w:t>k</w:t>
        </w:r>
      </w:ins>
      <w:del w:id="68" w:author="Ferda Onen" w:date="2024-07-29T20:28:00Z" w16du:dateUtc="2024-07-29T18:28:00Z">
        <w:r w:rsidRPr="00DB04DE" w:rsidDel="00C2198A">
          <w:rPr>
            <w:rFonts w:ascii="Times New Roman" w:hAnsi="Times New Roman" w:cs="Times New Roman"/>
            <w:sz w:val="24"/>
            <w:szCs w:val="24"/>
          </w:rPr>
          <w:delText>K</w:delText>
        </w:r>
      </w:del>
      <w:r w:rsidRPr="00DB04DE">
        <w:rPr>
          <w:rFonts w:ascii="Times New Roman" w:hAnsi="Times New Roman" w:cs="Times New Roman"/>
          <w:sz w:val="24"/>
          <w:szCs w:val="24"/>
        </w:rPr>
        <w:t>adın ve çocuklara dair çalışmalar yapan</w:t>
      </w:r>
      <w:del w:id="69" w:author="Ferda Onen" w:date="2024-07-29T20:28:00Z" w16du:dateUtc="2024-07-29T18:28:00Z">
        <w:r w:rsidRPr="00DB04DE" w:rsidDel="00C2198A">
          <w:rPr>
            <w:rFonts w:ascii="Times New Roman" w:hAnsi="Times New Roman" w:cs="Times New Roman"/>
            <w:sz w:val="24"/>
            <w:szCs w:val="24"/>
          </w:rPr>
          <w:delText xml:space="preserve"> </w:delText>
        </w:r>
      </w:del>
      <w:ins w:id="70" w:author="Ferda Onen" w:date="2024-07-29T20:28:00Z" w16du:dateUtc="2024-07-29T18:28:00Z">
        <w:r w:rsidR="00C2198A">
          <w:rPr>
            <w:rFonts w:ascii="Times New Roman" w:hAnsi="Times New Roman" w:cs="Times New Roman"/>
            <w:sz w:val="24"/>
            <w:szCs w:val="24"/>
          </w:rPr>
          <w:t xml:space="preserve">, </w:t>
        </w:r>
      </w:ins>
      <w:del w:id="71" w:author="Ferda Onen" w:date="2024-07-29T20:28:00Z" w16du:dateUtc="2024-07-29T18:28:00Z">
        <w:r w:rsidRPr="00DB04DE" w:rsidDel="00C2198A">
          <w:rPr>
            <w:rFonts w:ascii="Times New Roman" w:hAnsi="Times New Roman" w:cs="Times New Roman"/>
            <w:sz w:val="24"/>
            <w:szCs w:val="24"/>
          </w:rPr>
          <w:delText>sivil toplum örgütlerinde çalışmış kişiler de aramıza katıldı</w:delText>
        </w:r>
      </w:del>
      <w:ins w:id="72" w:author="Ferda Onen" w:date="2024-07-29T20:29:00Z" w16du:dateUtc="2024-07-29T18:29:00Z">
        <w:r w:rsidR="00C2198A">
          <w:rPr>
            <w:rFonts w:ascii="Times New Roman" w:hAnsi="Times New Roman" w:cs="Times New Roman"/>
            <w:sz w:val="24"/>
            <w:szCs w:val="24"/>
          </w:rPr>
          <w:t>h</w:t>
        </w:r>
      </w:ins>
      <w:del w:id="73" w:author="Ferda Onen" w:date="2024-07-29T20:29:00Z" w16du:dateUtc="2024-07-29T18:29:00Z">
        <w:r w:rsidRPr="00DB04DE" w:rsidDel="00C2198A">
          <w:rPr>
            <w:rFonts w:ascii="Times New Roman" w:hAnsi="Times New Roman" w:cs="Times New Roman"/>
            <w:sz w:val="24"/>
            <w:szCs w:val="24"/>
          </w:rPr>
          <w:delText>. H</w:delText>
        </w:r>
      </w:del>
      <w:r w:rsidRPr="00DB04DE">
        <w:rPr>
          <w:rFonts w:ascii="Times New Roman" w:hAnsi="Times New Roman" w:cs="Times New Roman"/>
          <w:sz w:val="24"/>
          <w:szCs w:val="24"/>
        </w:rPr>
        <w:t xml:space="preserve">afıza çalışmaları, çağdaş sanat, müzik, tiyatro vb alanlarda örgütlü ya da bireysel üretim yapan kurucularımız </w:t>
      </w:r>
      <w:del w:id="74" w:author="Ferda Onen" w:date="2024-07-29T20:29:00Z" w16du:dateUtc="2024-07-29T18:29:00Z">
        <w:r w:rsidRPr="00DB04DE" w:rsidDel="00C2198A">
          <w:rPr>
            <w:rFonts w:ascii="Times New Roman" w:hAnsi="Times New Roman" w:cs="Times New Roman"/>
            <w:sz w:val="24"/>
            <w:szCs w:val="24"/>
          </w:rPr>
          <w:delText xml:space="preserve">da </w:delText>
        </w:r>
      </w:del>
      <w:r w:rsidRPr="00DB04DE">
        <w:rPr>
          <w:rFonts w:ascii="Times New Roman" w:hAnsi="Times New Roman" w:cs="Times New Roman"/>
          <w:sz w:val="24"/>
          <w:szCs w:val="24"/>
        </w:rPr>
        <w:t xml:space="preserve">bulunmaktadır. </w:t>
      </w:r>
      <w:del w:id="75" w:author="Ferda Onen" w:date="2024-07-29T20:30:00Z" w16du:dateUtc="2024-07-29T18:30:00Z">
        <w:r w:rsidRPr="00DB04DE" w:rsidDel="00C2198A">
          <w:rPr>
            <w:rFonts w:ascii="Times New Roman" w:hAnsi="Times New Roman" w:cs="Times New Roman"/>
            <w:sz w:val="24"/>
            <w:szCs w:val="24"/>
          </w:rPr>
          <w:delText>K</w:delText>
        </w:r>
      </w:del>
      <w:del w:id="76" w:author="Ferda Onen" w:date="2024-07-29T20:29:00Z" w16du:dateUtc="2024-07-29T18:29:00Z">
        <w:r w:rsidRPr="00DB04DE" w:rsidDel="00C2198A">
          <w:rPr>
            <w:rFonts w:ascii="Times New Roman" w:hAnsi="Times New Roman" w:cs="Times New Roman"/>
            <w:sz w:val="24"/>
            <w:szCs w:val="24"/>
          </w:rPr>
          <w:delText xml:space="preserve">urucular </w:delText>
        </w:r>
      </w:del>
      <w:r w:rsidRPr="00DB04DE">
        <w:rPr>
          <w:rFonts w:ascii="Times New Roman" w:hAnsi="Times New Roman" w:cs="Times New Roman"/>
          <w:sz w:val="24"/>
          <w:szCs w:val="24"/>
        </w:rPr>
        <w:t>20 kişi</w:t>
      </w:r>
      <w:ins w:id="77" w:author="Ferda Onen" w:date="2024-07-29T20:29:00Z" w16du:dateUtc="2024-07-29T18:29:00Z">
        <w:r w:rsidR="00C2198A">
          <w:rPr>
            <w:rFonts w:ascii="Times New Roman" w:hAnsi="Times New Roman" w:cs="Times New Roman"/>
            <w:sz w:val="24"/>
            <w:szCs w:val="24"/>
          </w:rPr>
          <w:t>lik kurucu ekibimizden</w:t>
        </w:r>
      </w:ins>
      <w:del w:id="78" w:author="Ferda Onen" w:date="2024-07-29T20:29:00Z" w16du:dateUtc="2024-07-29T18:29:00Z">
        <w:r w:rsidRPr="00DB04DE" w:rsidDel="00C2198A">
          <w:rPr>
            <w:rFonts w:ascii="Times New Roman" w:hAnsi="Times New Roman" w:cs="Times New Roman"/>
            <w:sz w:val="24"/>
            <w:szCs w:val="24"/>
          </w:rPr>
          <w:delText xml:space="preserve"> olup bunun</w:delText>
        </w:r>
      </w:del>
      <w:r w:rsidRPr="00DB04DE">
        <w:rPr>
          <w:rFonts w:ascii="Times New Roman" w:hAnsi="Times New Roman" w:cs="Times New Roman"/>
          <w:sz w:val="24"/>
          <w:szCs w:val="24"/>
        </w:rPr>
        <w:t xml:space="preserve"> 12’si </w:t>
      </w:r>
      <w:ins w:id="79" w:author="Ferda Onen" w:date="2024-07-29T20:30:00Z" w16du:dateUtc="2024-07-29T18:30:00Z">
        <w:r w:rsidR="00C2198A">
          <w:rPr>
            <w:rFonts w:ascii="Times New Roman" w:hAnsi="Times New Roman" w:cs="Times New Roman"/>
            <w:sz w:val="24"/>
            <w:szCs w:val="24"/>
          </w:rPr>
          <w:t>k</w:t>
        </w:r>
      </w:ins>
      <w:del w:id="80" w:author="Ferda Onen" w:date="2024-07-29T20:30:00Z" w16du:dateUtc="2024-07-29T18:30:00Z">
        <w:r w:rsidRPr="00DB04DE" w:rsidDel="00C2198A">
          <w:rPr>
            <w:rFonts w:ascii="Times New Roman" w:hAnsi="Times New Roman" w:cs="Times New Roman"/>
            <w:sz w:val="24"/>
            <w:szCs w:val="24"/>
          </w:rPr>
          <w:delText>K</w:delText>
        </w:r>
      </w:del>
      <w:r w:rsidRPr="00DB04DE">
        <w:rPr>
          <w:rFonts w:ascii="Times New Roman" w:hAnsi="Times New Roman" w:cs="Times New Roman"/>
          <w:sz w:val="24"/>
          <w:szCs w:val="24"/>
        </w:rPr>
        <w:t>adın</w:t>
      </w:r>
      <w:ins w:id="81" w:author="Ferda Onen" w:date="2024-07-29T20:30:00Z" w16du:dateUtc="2024-07-29T18:30:00Z">
        <w:r w:rsidR="00C2198A">
          <w:rPr>
            <w:rFonts w:ascii="Times New Roman" w:hAnsi="Times New Roman" w:cs="Times New Roman"/>
            <w:sz w:val="24"/>
            <w:szCs w:val="24"/>
          </w:rPr>
          <w:t xml:space="preserve"> olup, s</w:t>
        </w:r>
      </w:ins>
      <w:del w:id="82" w:author="Ferda Onen" w:date="2024-07-29T20:30:00Z" w16du:dateUtc="2024-07-29T18:30:00Z">
        <w:r w:rsidRPr="00DB04DE" w:rsidDel="00C2198A">
          <w:rPr>
            <w:rFonts w:ascii="Times New Roman" w:hAnsi="Times New Roman" w:cs="Times New Roman"/>
            <w:sz w:val="24"/>
            <w:szCs w:val="24"/>
          </w:rPr>
          <w:delText>dır. S</w:delText>
        </w:r>
      </w:del>
      <w:r w:rsidRPr="00DB04DE">
        <w:rPr>
          <w:rFonts w:ascii="Times New Roman" w:hAnsi="Times New Roman" w:cs="Times New Roman"/>
          <w:sz w:val="24"/>
          <w:szCs w:val="24"/>
        </w:rPr>
        <w:t>anatçı, yazar, şair, çevirmen, doktora öğrencisi, avukat, eczacı, finansçı, sosyolog, tiyatro yönetmeni gibi farklı alan ve disiplinden gelen insanlardır.</w:t>
      </w:r>
    </w:p>
    <w:sectPr w:rsidR="00C563D2" w:rsidRPr="00DB04DE" w:rsidSect="00617B4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0002AFF" w:usb1="C000ACFF"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Ferda Onen">
    <w15:presenceInfo w15:providerId="None" w15:userId="Ferda On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trackRevisions/>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D921A3"/>
    <w:rsid w:val="00147BA3"/>
    <w:rsid w:val="001A5DC2"/>
    <w:rsid w:val="002301DE"/>
    <w:rsid w:val="002F4A81"/>
    <w:rsid w:val="0056008B"/>
    <w:rsid w:val="00617B45"/>
    <w:rsid w:val="006A7BF2"/>
    <w:rsid w:val="006F3E89"/>
    <w:rsid w:val="009B1D5E"/>
    <w:rsid w:val="009C7343"/>
    <w:rsid w:val="00A62A6F"/>
    <w:rsid w:val="00A91279"/>
    <w:rsid w:val="00AB524A"/>
    <w:rsid w:val="00C2198A"/>
    <w:rsid w:val="00C563D2"/>
    <w:rsid w:val="00D921A3"/>
    <w:rsid w:val="00DB04DE"/>
    <w:rsid w:val="00DD3382"/>
    <w:rsid w:val="00EC54C9"/>
    <w:rsid w:val="00F45BC0"/>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9AFC8"/>
  <w15:docId w15:val="{66FCBA71-3C08-E549-BF30-E9510880A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B4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6A7BF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233</TotalTime>
  <Pages>2</Pages>
  <Words>976</Words>
  <Characters>5566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ayşe tepe doğan</dc:creator>
  <cp:keywords/>
  <dc:description/>
  <cp:lastModifiedBy>Ferda Onen</cp:lastModifiedBy>
  <cp:revision>8</cp:revision>
  <dcterms:created xsi:type="dcterms:W3CDTF">2024-07-03T21:05:00Z</dcterms:created>
  <dcterms:modified xsi:type="dcterms:W3CDTF">2024-07-29T18:31:00Z</dcterms:modified>
</cp:coreProperties>
</file>